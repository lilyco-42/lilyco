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预算说明（带修订）</w:t>
      </w:r>
    </w:p>
    <w:p>
      <w:r>
        <w:t>第一段没有改动。</w:t>
      </w:r>
    </w:p>
    <w:p>
      <w:r>
        <w:t>预算总额为</w:t>
      </w:r>
      <w:ins w:id="11" w:author="张三" w:date="2026-03-05T09:12:00Z">
        <w:r>
          <w:t>124000 元</w:t>
        </w:r>
      </w:ins>
      <w:del w:id="12" w:author="李四" w:date="2026-03-06T11:45:00Z">
        <w:r>
          <w:delText>89000 元</w:delText>
        </w:r>
      </w:del>
      <w:r>
        <w:rPr>
          <w:b/>
          <w:rPrChange w:id="16" w:author="王五" w:date="2026-03-07T08:00:00Z">
            <w:rPr>
              <w:b w:val="0"/>
            </w:rPr>
          </w:rPrChange>
        </w:rPr>
        <w:t>，请复核。</w:t>
      </w:r>
    </w:p>
    <w:p>
      <w:pPr>
        <w:rPr>
          <w:ins w:id="14" w:author="张三" w:date="2026-03-05T09:20:00Z"/>
        </w:rPr>
      </w:pPr>
      <w:ins w:id="15" w:author="张三" w:date="2026-03-05T09:20:00Z">
        <w:r>
          <w:t>整段是新加的。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预算说明（带修订）</dc:title>
  <dc:subject/>
  <dc:creator>liuqi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